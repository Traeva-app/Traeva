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Rich DOCX validation</w:t>
      </w:r>
    </w:p>
    <w:p>
      <w:pPr>
        <w:numPr>
          <w:ilvl w:val="0"/>
          <w:numId w:val="1"/>
        </w:numPr>
      </w:pPr>
      <w:r>
        <w:t xml:space="preserve">List item one</w:t>
      </w:r>
    </w:p>
    <w:p>
      <w:r>
        <w:t xml:space="preserve">Field anchor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99</w:t>
      </w:r>
      <w:r>
        <w:fldChar w:fldCharType="end"/>
      </w:r>
      <w:r>
        <w:t xml:space="preserve"> After field</w:t>
      </w:r>
    </w:p>
    <w:tbl>
      <w:tblPr/>
      <w:tblGrid>
        <w:gridCol w:w="5000"/>
      </w:tblGrid>
      <w:tr>
        <w:tc>
          <w:tcPr>
            <w:tcW w:w="5000" w:type="dxa"/>
          </w:tcPr>
          <w:p>
            <w:r>
              <w:t xml:space="preserve">SECRET TABLE</w:t>
            </w:r>
          </w:p>
        </w:tc>
      </w:tr>
    </w:tbl>
    <w:p>
      <w:r>
        <w:t xml:space="preserve">Footnote anchor</w:t>
      </w:r>
      <w:r>
        <w:footnoteReference w:id="1"/>
      </w:r>
    </w:p>
    <w:p>
      <w:commentRangeStart w:id="0"/>
      <w:r>
        <w:t xml:space="preserve">Comment anchor</w:t>
      </w:r>
      <w:commentRangeEnd w:id="0"/>
      <w:r>
        <w:commentReference w:id="0"/>
      </w:r>
    </w:p>
    <w:p>
      <w:r>
        <w:t xml:space="preserve">Revision anchor </w:t>
      </w:r>
      <w:ins w:id="1" w:author="D66" w:date="2026-10-10T00:00:00Z">
        <w:r>
          <w:t xml:space="preserve">INSERTED SECRET</w:t>
        </w:r>
      </w:ins>
      <w:del w:id="2" w:author="D66" w:date="2026-10-10T00:00:00Z">
        <w:r>
          <w:delText>DELETED SECRET</w:delText>
        </w:r>
      </w:del>
    </w:p>
    <w:sectPr>
      <w:headerReference w:type="default" r:id="header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D66" w:initials="D" w:date="2026-10-10T00:00:00Z">
    <w:p>
      <w:r>
        <w:t xml:space="preserve">COMMENT SECRET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FOOTNOTE SECRET</w:t>
      </w:r>
    </w:p>
  </w:footnote>
</w:footnotes>
</file>

<file path=word/header1.xml><?xml version="1.0" encoding="utf-8"?>
<w:hdr xmlns:w="http://schemas.openxmlformats.org/wordprocessingml/2006/main">
  <w:p>
    <w:r>
      <w:t xml:space="preserve">HEADER SECRET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trackRevisions/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footnotes" Type="http://schemas.openxmlformats.org/officeDocument/2006/relationships/footnotes" Target="footnotes.xml"/><Relationship Id="comments" Type="http://schemas.openxmlformats.org/officeDocument/2006/relationships/comments" Target="comment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