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1CB6" w14:textId="77777777" w:rsidR="00861630" w:rsidRDefault="00000000">
      <w:r>
        <w:t>Rich DOCX validation</w:t>
      </w:r>
    </w:p>
    <w:p w14:paraId="680B6967" w14:textId="77777777" w:rsidR="00861630" w:rsidRDefault="00000000">
      <w:pPr>
        <w:numPr>
          <w:ilvl w:val="0"/>
          <w:numId w:val="1"/>
        </w:numPr>
      </w:pPr>
      <w:r>
        <w:t>List item one</w:t>
      </w:r>
    </w:p>
    <w:p w14:paraId="18D774DA" w14:textId="77777777" w:rsidR="00861630" w:rsidRDefault="00000000">
      <w:r>
        <w:t xml:space="preserve">Field anchor </w:t>
      </w:r>
      <w:fldSimple w:instr=" SEQ Figure ">
        <w:r>
          <w:t>99</w:t>
        </w:r>
      </w:fldSimple>
      <w:r>
        <w:t xml:space="preserve"> After field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861630" w14:paraId="58D33F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CAAA045" w14:textId="77777777" w:rsidR="00861630" w:rsidRDefault="00000000">
            <w:r>
              <w:t>SECRET TABLE</w:t>
            </w:r>
          </w:p>
        </w:tc>
      </w:tr>
    </w:tbl>
    <w:p w14:paraId="3B2784BC" w14:textId="77777777" w:rsidR="00861630" w:rsidRDefault="00000000">
      <w:r>
        <w:t>Footnote anchor</w:t>
      </w:r>
      <w:r>
        <w:footnoteReference w:id="1"/>
      </w:r>
    </w:p>
    <w:p w14:paraId="761BE90D" w14:textId="77777777" w:rsidR="00861630" w:rsidRDefault="00000000">
      <w:commentRangeStart w:id="0"/>
      <w:r>
        <w:t>Comment anchor</w:t>
      </w:r>
      <w:commentRangeEnd w:id="0"/>
      <w:r>
        <w:commentReference w:id="0"/>
      </w:r>
    </w:p>
    <w:p w14:paraId="27C87FE0" w14:textId="77777777" w:rsidR="00861630" w:rsidRDefault="00000000">
      <w:r>
        <w:t xml:space="preserve">Revision anchor </w:t>
      </w:r>
      <w:ins w:id="1" w:author="D66" w:date="2026-10-10T00:00:00Z">
        <w:r>
          <w:t>INSERTED SECRET</w:t>
        </w:r>
      </w:ins>
      <w:del w:id="2" w:author="D66" w:date="2026-10-10T00:00:00Z">
        <w:r>
          <w:delText>DELETED SECRET</w:delText>
        </w:r>
      </w:del>
    </w:p>
    <w:sectPr w:rsidR="00861630"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66" w:date="2026-10-10T00:00:00Z" w:initials="D">
    <w:p w14:paraId="3B83A90A" w14:textId="77777777" w:rsidR="00861630" w:rsidRDefault="00000000">
      <w:r>
        <w:t>COMMENT SECRET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83A90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83A90A" w16cid:durableId="739A64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71329" w14:textId="77777777" w:rsidR="00634BB1" w:rsidRDefault="00634BB1">
      <w:r>
        <w:separator/>
      </w:r>
    </w:p>
  </w:endnote>
  <w:endnote w:type="continuationSeparator" w:id="0">
    <w:p w14:paraId="4A08A719" w14:textId="77777777" w:rsidR="00634BB1" w:rsidRDefault="00634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4D39A" w14:textId="77777777" w:rsidR="00634BB1" w:rsidRDefault="00634BB1">
      <w:r>
        <w:separator/>
      </w:r>
    </w:p>
  </w:footnote>
  <w:footnote w:type="continuationSeparator" w:id="0">
    <w:p w14:paraId="1F2798A5" w14:textId="77777777" w:rsidR="00634BB1" w:rsidRDefault="00634BB1">
      <w:r>
        <w:continuationSeparator/>
      </w:r>
    </w:p>
  </w:footnote>
  <w:footnote w:id="1">
    <w:p w14:paraId="73828B79" w14:textId="77777777" w:rsidR="00861630" w:rsidRDefault="00000000">
      <w:r>
        <w:t>FOOTNOTE SECRET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42A82" w14:textId="77777777" w:rsidR="00861630" w:rsidRDefault="00000000">
    <w:r>
      <w:t xml:space="preserve">HEADER SECRET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B4704"/>
    <w:multiLevelType w:val="singleLevel"/>
    <w:tmpl w:val="737A7A2E"/>
    <w:lvl w:ilvl="0">
      <w:start w:val="1"/>
      <w:numFmt w:val="decimal"/>
      <w:lvlText w:val="%1."/>
      <w:lvlJc w:val="left"/>
    </w:lvl>
  </w:abstractNum>
  <w:num w:numId="1" w16cid:durableId="214191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30"/>
    <w:rsid w:val="002F424B"/>
    <w:rsid w:val="00634BB1"/>
    <w:rsid w:val="0086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C725A"/>
  <w15:docId w15:val="{7412490E-40DB-374A-8BCE-3E532180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2F4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Llikvu6mfC</cp:lastModifiedBy>
  <cp:revision>2</cp:revision>
  <dcterms:created xsi:type="dcterms:W3CDTF">2026-10-10T20:08:00Z</dcterms:created>
  <dcterms:modified xsi:type="dcterms:W3CDTF">2026-10-10T20:08:00Z</dcterms:modified>
</cp:coreProperties>
</file>